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49305" w14:textId="77777777" w:rsidR="00084258" w:rsidRDefault="00E44B06" w:rsidP="00DD5A5B">
      <w:pPr>
        <w:pStyle w:val="1"/>
      </w:pPr>
      <w:r>
        <w:rPr>
          <w:rFonts w:hint="eastAsia"/>
        </w:rPr>
        <w:t>优悦商店需求</w:t>
      </w:r>
    </w:p>
    <w:p w14:paraId="3568DC51" w14:textId="77777777" w:rsidR="00E44B06" w:rsidRPr="00322EED" w:rsidRDefault="00E44B06" w:rsidP="00E44B0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首页</w:t>
      </w:r>
      <w:r w:rsidRPr="00322EED">
        <w:rPr>
          <w:rFonts w:hint="eastAsia"/>
          <w:b/>
          <w:sz w:val="22"/>
        </w:rPr>
        <w:t>-</w:t>
      </w:r>
      <w:r w:rsidRPr="00322EED">
        <w:rPr>
          <w:rFonts w:hint="eastAsia"/>
          <w:b/>
          <w:sz w:val="22"/>
        </w:rPr>
        <w:t>精品推荐：</w:t>
      </w:r>
    </w:p>
    <w:p w14:paraId="12D8DD6E" w14:textId="77777777" w:rsidR="00B763FA" w:rsidRDefault="00B763FA" w:rsidP="00B763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首页</w:t>
      </w:r>
      <w:r>
        <w:rPr>
          <w:rFonts w:hint="eastAsia"/>
        </w:rPr>
        <w:t>coverflow</w:t>
      </w:r>
      <w:r w:rsidR="00DD5A5B">
        <w:rPr>
          <w:rFonts w:hint="eastAsia"/>
        </w:rPr>
        <w:t>改为自动轮播</w:t>
      </w:r>
      <w:ins w:id="0" w:author="Yang Tian" w:date="2015-01-26T22:16:00Z">
        <w:r w:rsidR="00B06B42">
          <w:rPr>
            <w:rFonts w:hint="eastAsia"/>
          </w:rPr>
          <w:tab/>
          <w:t>app: 3 days (not quite sure)</w:t>
        </w:r>
      </w:ins>
    </w:p>
    <w:p w14:paraId="24B37BCF" w14:textId="520CD864" w:rsidR="00DD5A5B" w:rsidRDefault="00A447BA" w:rsidP="00B763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 w:rsidR="00DD5A5B">
        <w:rPr>
          <w:rFonts w:hint="eastAsia"/>
        </w:rPr>
        <w:t>overflow</w:t>
      </w:r>
      <w:r w:rsidR="00DD5A5B">
        <w:rPr>
          <w:rFonts w:hint="eastAsia"/>
        </w:rPr>
        <w:t>不止是单个</w:t>
      </w:r>
      <w:r w:rsidR="00DD5A5B">
        <w:rPr>
          <w:rFonts w:hint="eastAsia"/>
        </w:rPr>
        <w:t>App</w:t>
      </w:r>
      <w:r w:rsidR="00DD5A5B">
        <w:rPr>
          <w:rFonts w:hint="eastAsia"/>
        </w:rPr>
        <w:t>，也可链接到主题页面</w:t>
      </w:r>
      <w:ins w:id="1" w:author="Yang Tian" w:date="2015-01-26T22:17:00Z">
        <w:r w:rsidR="001B42AA">
          <w:t>: we need to support “Campaign”, I think 5 days for server, 5 days for app, not sure about portal;</w:t>
        </w:r>
      </w:ins>
    </w:p>
    <w:p w14:paraId="14A18C8B" w14:textId="51D667A4" w:rsidR="00DD5A5B" w:rsidRDefault="00F02474" w:rsidP="00B763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应用名称显示增加为两行，两行后才缩写成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（可参考</w:t>
      </w:r>
      <w:r>
        <w:rPr>
          <w:rFonts w:hint="eastAsia"/>
        </w:rPr>
        <w:t>Apple Store</w:t>
      </w:r>
      <w:r>
        <w:rPr>
          <w:rFonts w:hint="eastAsia"/>
        </w:rPr>
        <w:t>方式）</w:t>
      </w:r>
      <w:ins w:id="2" w:author="Yang Tian" w:date="2015-01-26T22:17:00Z">
        <w:r w:rsidR="001B42AA">
          <w:t xml:space="preserve">  app: 1 day</w:t>
        </w:r>
      </w:ins>
    </w:p>
    <w:p w14:paraId="149969E5" w14:textId="2952ED53" w:rsidR="00F02474" w:rsidRDefault="00F02474" w:rsidP="00F024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“最新上架”按照应用上传的先后顺序自动显示</w:t>
      </w:r>
      <w:r w:rsidR="00D47E28">
        <w:rPr>
          <w:rFonts w:hint="eastAsia"/>
        </w:rPr>
        <w:t>，也可从后台指定</w:t>
      </w:r>
      <w:ins w:id="3" w:author="Yang Tian" w:date="2015-01-26T22:18:00Z">
        <w:r w:rsidR="001B42AA">
          <w:t>: server: 3 days, app: 3 days, portal: not sure</w:t>
        </w:r>
      </w:ins>
    </w:p>
    <w:p w14:paraId="5C802EE9" w14:textId="2129CEF6" w:rsidR="004E65A7" w:rsidRDefault="00F02474" w:rsidP="004E65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“最受好评”按照应用的评分（平均分）与评价人数综合显示，即分数最高的在前面，同等分数下，平均人数多的排在前面</w:t>
      </w:r>
      <w:r w:rsidR="00D47E28">
        <w:rPr>
          <w:rFonts w:hint="eastAsia"/>
        </w:rPr>
        <w:t>；也可从后台指定</w:t>
      </w:r>
      <w:ins w:id="4" w:author="Yang Tian" w:date="2015-01-26T22:18:00Z">
        <w:r w:rsidR="003A3634">
          <w:t>: server: 5 days; app: 1 day; portal: not sure;</w:t>
        </w:r>
      </w:ins>
    </w:p>
    <w:p w14:paraId="3C948DBE" w14:textId="288F602E" w:rsidR="009507F5" w:rsidRDefault="009507F5" w:rsidP="004E65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点击“最新上架”、“最受好评”后面的“显示全部”按钮，跳转各自的列表页，展现方式参考下图</w:t>
      </w:r>
      <w:ins w:id="5" w:author="Yang Tian" w:date="2015-01-26T22:18:00Z">
        <w:r w:rsidR="00301076">
          <w:t>: server: 5 days, app: 3 days, portal: not sure, depend on 2</w:t>
        </w:r>
      </w:ins>
    </w:p>
    <w:p w14:paraId="2A0E777C" w14:textId="77777777" w:rsidR="009507F5" w:rsidRDefault="009507F5" w:rsidP="009507F5">
      <w:pPr>
        <w:pStyle w:val="a3"/>
        <w:ind w:left="360" w:firstLineChars="0" w:firstLine="0"/>
      </w:pPr>
      <w:r w:rsidRPr="009507F5">
        <w:rPr>
          <w:noProof/>
        </w:rPr>
        <w:drawing>
          <wp:inline distT="0" distB="0" distL="0" distR="0" wp14:anchorId="7C699643" wp14:editId="79B672BC">
            <wp:extent cx="4486275" cy="3400425"/>
            <wp:effectExtent l="19050" t="0" r="9525" b="0"/>
            <wp:docPr id="1" name="图片 1" descr="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01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519" cy="34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9223" w14:textId="77777777" w:rsidR="009507F5" w:rsidRDefault="009507F5" w:rsidP="009507F5">
      <w:pPr>
        <w:pStyle w:val="a3"/>
        <w:ind w:left="360" w:firstLineChars="0" w:firstLine="0"/>
      </w:pPr>
    </w:p>
    <w:p w14:paraId="18950423" w14:textId="77777777" w:rsidR="00F02474" w:rsidRDefault="00F02474" w:rsidP="00A447BA">
      <w:pPr>
        <w:pStyle w:val="a3"/>
        <w:ind w:left="360" w:firstLineChars="0" w:firstLine="0"/>
      </w:pPr>
    </w:p>
    <w:p w14:paraId="27CC67C4" w14:textId="77777777" w:rsidR="00F02474" w:rsidRPr="00322EED" w:rsidRDefault="00F02474" w:rsidP="00F02474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应用详情页面：</w:t>
      </w:r>
    </w:p>
    <w:p w14:paraId="67B594C1" w14:textId="654C5C57" w:rsidR="00F02474" w:rsidRDefault="00F02474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增加用户评论</w:t>
      </w:r>
      <w:r w:rsidR="00A447BA">
        <w:rPr>
          <w:rFonts w:hint="eastAsia"/>
        </w:rPr>
        <w:t>（最后发布的评论在最上方）</w:t>
      </w:r>
      <w:r>
        <w:rPr>
          <w:rFonts w:hint="eastAsia"/>
        </w:rPr>
        <w:t>、打分系统（</w:t>
      </w:r>
      <w:r w:rsidR="00A447BA">
        <w:rPr>
          <w:rFonts w:hint="eastAsia"/>
        </w:rPr>
        <w:t>5</w:t>
      </w:r>
      <w:r w:rsidR="00A447BA">
        <w:rPr>
          <w:rFonts w:hint="eastAsia"/>
        </w:rPr>
        <w:t>颗星为满分，不支持半颗星）</w:t>
      </w:r>
      <w:ins w:id="6" w:author="Yang Tian" w:date="2015-01-26T22:18:00Z">
        <w:r w:rsidR="005919E9">
          <w:t xml:space="preserve">: app: 2 days, server: </w:t>
        </w:r>
        <w:r w:rsidR="00696481">
          <w:t>4 days;</w:t>
        </w:r>
      </w:ins>
    </w:p>
    <w:p w14:paraId="3C18A60D" w14:textId="115E2F26" w:rsidR="00A447BA" w:rsidRDefault="00A447BA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增加新的标签：年龄分类（</w:t>
      </w:r>
      <w:r>
        <w:rPr>
          <w:rFonts w:hint="eastAsia"/>
        </w:rPr>
        <w:t>0-3</w:t>
      </w:r>
      <w:r>
        <w:rPr>
          <w:rFonts w:hint="eastAsia"/>
        </w:rPr>
        <w:t>、</w:t>
      </w:r>
      <w:r>
        <w:rPr>
          <w:rFonts w:hint="eastAsia"/>
        </w:rPr>
        <w:t>3-6</w:t>
      </w:r>
      <w:r>
        <w:rPr>
          <w:rFonts w:hint="eastAsia"/>
        </w:rPr>
        <w:t>、</w:t>
      </w:r>
      <w:r>
        <w:rPr>
          <w:rFonts w:hint="eastAsia"/>
        </w:rPr>
        <w:t>6-12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以上）</w:t>
      </w:r>
      <w:ins w:id="7" w:author="Yang Tian" w:date="2015-01-26T22:19:00Z">
        <w:r w:rsidR="00934373">
          <w:t xml:space="preserve">: </w:t>
        </w:r>
        <w:r w:rsidR="003454F2">
          <w:t>seems same as current?</w:t>
        </w:r>
      </w:ins>
    </w:p>
    <w:p w14:paraId="18A716D1" w14:textId="2BFBC37D" w:rsidR="00A447BA" w:rsidRDefault="00A447BA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增加新的标签：有广告</w:t>
      </w:r>
      <w:r>
        <w:rPr>
          <w:rFonts w:hint="eastAsia"/>
        </w:rPr>
        <w:t>/</w:t>
      </w:r>
      <w:r>
        <w:rPr>
          <w:rFonts w:hint="eastAsia"/>
        </w:rPr>
        <w:t>无广告</w:t>
      </w:r>
      <w:ins w:id="8" w:author="Yang Tian" w:date="2015-01-26T22:19:00Z">
        <w:r w:rsidR="00FE37EF">
          <w:t>: client: 1</w:t>
        </w:r>
        <w:r w:rsidR="00524511">
          <w:t xml:space="preserve"> days, server: 1 day</w:t>
        </w:r>
        <w:r w:rsidR="00970542">
          <w:t>;</w:t>
        </w:r>
      </w:ins>
    </w:p>
    <w:p w14:paraId="5D231E73" w14:textId="073FE83B" w:rsidR="00A447BA" w:rsidRDefault="00A447BA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增加新的标签：有内购</w:t>
      </w:r>
      <w:r>
        <w:rPr>
          <w:rFonts w:hint="eastAsia"/>
        </w:rPr>
        <w:t>/</w:t>
      </w:r>
      <w:r>
        <w:rPr>
          <w:rFonts w:hint="eastAsia"/>
        </w:rPr>
        <w:t>无内购</w:t>
      </w:r>
      <w:ins w:id="9" w:author="Yang Tian" w:date="2015-01-26T22:19:00Z">
        <w:r w:rsidR="00FE37EF">
          <w:t>: client: 1</w:t>
        </w:r>
        <w:r w:rsidR="00524511">
          <w:t xml:space="preserve"> days, server: 1 day</w:t>
        </w:r>
        <w:r w:rsidR="00BF0F53">
          <w:t>;</w:t>
        </w:r>
      </w:ins>
    </w:p>
    <w:p w14:paraId="27540968" w14:textId="67D386E7" w:rsidR="00A447BA" w:rsidRDefault="00A447BA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增加一句话</w:t>
      </w:r>
      <w:r>
        <w:rPr>
          <w:rFonts w:hint="eastAsia"/>
        </w:rPr>
        <w:t>50</w:t>
      </w:r>
      <w:r>
        <w:rPr>
          <w:rFonts w:hint="eastAsia"/>
        </w:rPr>
        <w:t>字以内简介</w:t>
      </w:r>
      <w:ins w:id="10" w:author="Yang Tian" w:date="2015-01-26T22:19:00Z">
        <w:r w:rsidR="00C44F1A">
          <w:t>: client: 1 day, server: 1 day</w:t>
        </w:r>
      </w:ins>
    </w:p>
    <w:p w14:paraId="5DF99646" w14:textId="77777777" w:rsidR="00A447BA" w:rsidRDefault="00A447BA" w:rsidP="00F0247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为每个应用增加对应优悦学堂测评系统中的知识点标签，无需显示在客户端，但在后台</w:t>
      </w:r>
      <w:r>
        <w:rPr>
          <w:rFonts w:hint="eastAsia"/>
        </w:rPr>
        <w:lastRenderedPageBreak/>
        <w:t>可以进行选择（具体内容可稍后详细说明）</w:t>
      </w:r>
    </w:p>
    <w:p w14:paraId="4B06DDCF" w14:textId="77777777" w:rsidR="00A447BA" w:rsidRDefault="00A447BA" w:rsidP="00A447BA">
      <w:pPr>
        <w:pStyle w:val="a3"/>
        <w:ind w:left="360" w:firstLineChars="0" w:firstLine="0"/>
      </w:pPr>
    </w:p>
    <w:p w14:paraId="61783AFE" w14:textId="77777777" w:rsidR="00E44B06" w:rsidRPr="00322EED" w:rsidRDefault="00E44B06" w:rsidP="00E44B0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排行榜：</w:t>
      </w:r>
    </w:p>
    <w:p w14:paraId="5C7C1895" w14:textId="77777777" w:rsidR="00A447BA" w:rsidRDefault="00FF0960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分为三个榜单，分别为“新品推荐”、“宝贝最爱”、“家长最爱”</w:t>
      </w:r>
    </w:p>
    <w:p w14:paraId="1FC80511" w14:textId="4E1318BF" w:rsidR="00FF0960" w:rsidRDefault="00FF0960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各榜单排行算法除下载量外应还有其他因素，希望双方各自研究后再讨论决定</w:t>
      </w:r>
      <w:ins w:id="11" w:author="Yang Tian" w:date="2015-01-26T22:20:00Z">
        <w:r w:rsidR="006D09BD">
          <w:t>: need detailed design, not sure whether KiiCloud can fully support it</w:t>
        </w:r>
      </w:ins>
    </w:p>
    <w:p w14:paraId="57771718" w14:textId="77777777" w:rsidR="00FF0960" w:rsidRDefault="00FF0960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“新品推荐”：</w:t>
      </w:r>
      <w:r w:rsidRPr="00FF0960">
        <w:rPr>
          <w:rFonts w:hint="eastAsia"/>
        </w:rPr>
        <w:t>应用上架</w:t>
      </w:r>
      <w:r w:rsidRPr="00FF0960">
        <w:rPr>
          <w:rFonts w:hint="eastAsia"/>
        </w:rPr>
        <w:t>3</w:t>
      </w:r>
      <w:r w:rsidRPr="00FF0960">
        <w:rPr>
          <w:rFonts w:hint="eastAsia"/>
        </w:rPr>
        <w:t>个月内视为新品</w:t>
      </w:r>
    </w:p>
    <w:p w14:paraId="0EBDDD39" w14:textId="77777777" w:rsidR="00FF0960" w:rsidRDefault="00FF0960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“宝贝最爱”：</w:t>
      </w:r>
      <w:r w:rsidR="004E65A7">
        <w:rPr>
          <w:rFonts w:hint="eastAsia"/>
        </w:rPr>
        <w:t>分类中除“家长助手”类别中的应用，其余均可出现在此榜单</w:t>
      </w:r>
    </w:p>
    <w:p w14:paraId="24DC7D98" w14:textId="77777777" w:rsidR="004E65A7" w:rsidRDefault="004E65A7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“家长最爱”：“家长助手”、“益智思维”中的应用可出现在此榜单</w:t>
      </w:r>
    </w:p>
    <w:p w14:paraId="39CAF84D" w14:textId="77777777" w:rsidR="004E65A7" w:rsidRDefault="004E65A7" w:rsidP="00A447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各榜单位置均可在后台人工设置，方便推广</w:t>
      </w:r>
    </w:p>
    <w:p w14:paraId="3AA471C6" w14:textId="77777777" w:rsidR="004E65A7" w:rsidRDefault="004E65A7" w:rsidP="004E65A7">
      <w:pPr>
        <w:pStyle w:val="a3"/>
        <w:ind w:left="360" w:firstLineChars="0" w:firstLine="0"/>
      </w:pPr>
    </w:p>
    <w:p w14:paraId="51AD7D90" w14:textId="17C087B3" w:rsidR="00E44B06" w:rsidRPr="00322EED" w:rsidRDefault="00E44B06" w:rsidP="00E44B0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分类：</w:t>
      </w:r>
      <w:ins w:id="12" w:author="Yang Tian" w:date="2015-01-26T22:21:00Z">
        <w:r w:rsidR="003153F8">
          <w:rPr>
            <w:b/>
            <w:sz w:val="22"/>
          </w:rPr>
          <w:t>: client: 10 days, server: 10 days</w:t>
        </w:r>
      </w:ins>
    </w:p>
    <w:p w14:paraId="07B6E5D7" w14:textId="77777777" w:rsidR="004E65A7" w:rsidRDefault="004E65A7" w:rsidP="004E65A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去除年龄分类，改为多元智能分类</w:t>
      </w:r>
    </w:p>
    <w:p w14:paraId="0E9C2B7F" w14:textId="77777777" w:rsidR="004E65A7" w:rsidRDefault="004E65A7" w:rsidP="004E65A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展现方式改为一屏显示</w:t>
      </w:r>
      <w:r>
        <w:rPr>
          <w:rFonts w:hint="eastAsia"/>
        </w:rPr>
        <w:t>1-2</w:t>
      </w:r>
      <w:r>
        <w:rPr>
          <w:rFonts w:hint="eastAsia"/>
        </w:rPr>
        <w:t>个应用</w:t>
      </w:r>
    </w:p>
    <w:p w14:paraId="183D5811" w14:textId="77777777" w:rsidR="004E65A7" w:rsidRDefault="004E65A7" w:rsidP="009B35AD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显示内容包括：应用名称、评分、对应年龄、有无广告、有无内购、一句话简介、一张截图（可参考下图中）</w:t>
      </w:r>
    </w:p>
    <w:p w14:paraId="04684F1C" w14:textId="77777777" w:rsidR="004E65A7" w:rsidRDefault="004E65A7" w:rsidP="004E65A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各类别排列顺序按照上架先后顺序排列</w:t>
      </w:r>
    </w:p>
    <w:p w14:paraId="30AF8ADD" w14:textId="77777777" w:rsidR="004E65A7" w:rsidRDefault="009B35AD" w:rsidP="004E65A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75C93CD" wp14:editId="659F02E7">
            <wp:extent cx="5274310" cy="3956050"/>
            <wp:effectExtent l="19050" t="0" r="2540" b="0"/>
            <wp:docPr id="3" name="图片 1" descr="分类_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类_新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01C5" w14:textId="77777777" w:rsidR="009B35AD" w:rsidRDefault="009B35AD" w:rsidP="009B35AD">
      <w:pPr>
        <w:pStyle w:val="a3"/>
        <w:ind w:left="360" w:firstLineChars="0" w:firstLine="0"/>
        <w:jc w:val="center"/>
      </w:pPr>
      <w:r>
        <w:rPr>
          <w:rFonts w:hint="eastAsia"/>
        </w:rPr>
        <w:t>分类页面</w:t>
      </w:r>
    </w:p>
    <w:p w14:paraId="12A3D955" w14:textId="4D660D76" w:rsidR="00E44B06" w:rsidRPr="00322EED" w:rsidRDefault="00B763FA" w:rsidP="00E44B0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主题：</w:t>
      </w:r>
      <w:ins w:id="13" w:author="Yang Tian" w:date="2015-01-26T22:21:00Z">
        <w:r w:rsidR="00EE048A">
          <w:rPr>
            <w:b/>
            <w:sz w:val="22"/>
          </w:rPr>
          <w:t>client: 10 days, server: 10 days</w:t>
        </w:r>
      </w:ins>
    </w:p>
    <w:p w14:paraId="32D54189" w14:textId="77777777" w:rsidR="004E65A7" w:rsidRDefault="004E65A7" w:rsidP="004E65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导航栏下方左数第四个按钮，改为“主题”</w:t>
      </w:r>
    </w:p>
    <w:p w14:paraId="3A3FEC54" w14:textId="77777777" w:rsidR="004E65A7" w:rsidRDefault="004E65A7" w:rsidP="004E65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不同主题包含不同数量的应用，</w:t>
      </w:r>
    </w:p>
    <w:p w14:paraId="415A17E6" w14:textId="77777777" w:rsidR="002041E9" w:rsidRDefault="002041E9" w:rsidP="004E65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主题有两种显示方式，在后台可选择：显示封面图，点击进入应用列表页面；显示该主题中的几个应用，旁边配有“显示全部”按钮，点击后进入应用列表页面</w:t>
      </w:r>
    </w:p>
    <w:p w14:paraId="3853B40A" w14:textId="77777777" w:rsidR="002041E9" w:rsidRDefault="002041E9" w:rsidP="004E65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应用列表页面可在后台自定义页面背景，最上方显示该主题的封面图</w:t>
      </w:r>
    </w:p>
    <w:p w14:paraId="7E2EA32B" w14:textId="77777777" w:rsidR="002041E9" w:rsidRDefault="002041E9" w:rsidP="004E65A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应用列表页面显示方式可参考下方，显示应用简介页面</w:t>
      </w:r>
    </w:p>
    <w:p w14:paraId="5E36AA05" w14:textId="77777777" w:rsidR="009B35AD" w:rsidRDefault="009B35AD" w:rsidP="009B35AD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03F332F" wp14:editId="339B4EB1">
            <wp:extent cx="4533536" cy="3400425"/>
            <wp:effectExtent l="19050" t="0" r="364" b="0"/>
            <wp:docPr id="5" name="图片 4" descr="0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177" cy="34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654" w14:textId="77777777" w:rsidR="009B35AD" w:rsidRDefault="009B35AD" w:rsidP="009B35AD">
      <w:pPr>
        <w:pStyle w:val="a3"/>
        <w:ind w:left="360" w:firstLineChars="0" w:firstLine="0"/>
        <w:jc w:val="center"/>
      </w:pPr>
      <w:r>
        <w:rPr>
          <w:rFonts w:hint="eastAsia"/>
        </w:rPr>
        <w:t>两种显示方式</w:t>
      </w:r>
    </w:p>
    <w:p w14:paraId="22395FAA" w14:textId="77777777" w:rsidR="009B35AD" w:rsidRDefault="009B35AD" w:rsidP="009B35AD">
      <w:pPr>
        <w:pStyle w:val="a3"/>
        <w:ind w:left="360" w:firstLineChars="0" w:firstLine="0"/>
        <w:jc w:val="center"/>
      </w:pPr>
    </w:p>
    <w:p w14:paraId="0E17CD02" w14:textId="77777777" w:rsidR="002041E9" w:rsidRDefault="009B35AD" w:rsidP="009B35AD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6826B41D" wp14:editId="2FD8B83E">
            <wp:extent cx="4772025" cy="3523002"/>
            <wp:effectExtent l="19050" t="0" r="9525" b="0"/>
            <wp:docPr id="4" name="图片 3" descr="主题页面_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题页面_新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8DCF" w14:textId="77777777" w:rsidR="009B35AD" w:rsidRDefault="009B35AD" w:rsidP="009B35AD">
      <w:pPr>
        <w:pStyle w:val="a3"/>
        <w:ind w:left="360" w:firstLineChars="0" w:firstLine="0"/>
        <w:jc w:val="center"/>
      </w:pPr>
      <w:r>
        <w:rPr>
          <w:rFonts w:hint="eastAsia"/>
        </w:rPr>
        <w:t>主题内页</w:t>
      </w:r>
    </w:p>
    <w:p w14:paraId="75ED0DFF" w14:textId="77777777" w:rsidR="009B35AD" w:rsidRDefault="009B35AD" w:rsidP="009B35AD">
      <w:pPr>
        <w:pStyle w:val="a3"/>
        <w:ind w:left="360" w:firstLineChars="0" w:firstLine="0"/>
        <w:jc w:val="left"/>
      </w:pPr>
    </w:p>
    <w:p w14:paraId="223EDAA3" w14:textId="5E8866BF" w:rsidR="00B763FA" w:rsidRPr="00322EED" w:rsidRDefault="00B763FA" w:rsidP="00E44B06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管理</w:t>
      </w:r>
      <w:ins w:id="14" w:author="Yang Tian" w:date="2015-01-26T22:21:00Z">
        <w:r w:rsidR="00D43FE1">
          <w:rPr>
            <w:b/>
            <w:sz w:val="22"/>
          </w:rPr>
          <w:t xml:space="preserve">: client: </w:t>
        </w:r>
        <w:r w:rsidR="00616D28">
          <w:rPr>
            <w:b/>
            <w:sz w:val="22"/>
          </w:rPr>
          <w:t>5 days, need UI detail</w:t>
        </w:r>
      </w:ins>
      <w:bookmarkStart w:id="15" w:name="_GoBack"/>
      <w:bookmarkEnd w:id="15"/>
    </w:p>
    <w:p w14:paraId="60566160" w14:textId="77777777" w:rsidR="002041E9" w:rsidRDefault="002041E9" w:rsidP="002041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现有的“已购”、“更新”合并到同一个页面</w:t>
      </w:r>
    </w:p>
    <w:p w14:paraId="6CE2889F" w14:textId="77777777" w:rsidR="00116534" w:rsidRDefault="00116534" w:rsidP="002041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具体展现可参考下方页签方式</w:t>
      </w:r>
    </w:p>
    <w:p w14:paraId="49A0396B" w14:textId="77777777" w:rsidR="00F75A11" w:rsidRDefault="00F75A11" w:rsidP="002041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优悦账号登出后，已购项目应清空</w:t>
      </w:r>
    </w:p>
    <w:p w14:paraId="22C788E0" w14:textId="77777777" w:rsidR="00F75A11" w:rsidRDefault="007C60F4" w:rsidP="002041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应用更新以小数字形式提醒</w:t>
      </w:r>
    </w:p>
    <w:p w14:paraId="5BDACC65" w14:textId="77777777" w:rsidR="004164B9" w:rsidRDefault="004164B9" w:rsidP="004164B9"/>
    <w:p w14:paraId="73E0226B" w14:textId="77777777" w:rsidR="004164B9" w:rsidRPr="00322EED" w:rsidRDefault="004164B9" w:rsidP="004164B9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优悦管理后台</w:t>
      </w:r>
    </w:p>
    <w:p w14:paraId="78955A01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可上传、下架应用，填写应用的各类标签及详细资料</w:t>
      </w:r>
    </w:p>
    <w:p w14:paraId="14AAD160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可自动抓取</w:t>
      </w:r>
      <w:r>
        <w:rPr>
          <w:rFonts w:hint="eastAsia"/>
        </w:rPr>
        <w:t>APK</w:t>
      </w:r>
      <w:r>
        <w:rPr>
          <w:rFonts w:hint="eastAsia"/>
        </w:rPr>
        <w:t>包的包名、版本号、</w:t>
      </w:r>
      <w:r>
        <w:rPr>
          <w:rFonts w:hint="eastAsia"/>
        </w:rPr>
        <w:t>version code</w:t>
      </w:r>
      <w:r>
        <w:rPr>
          <w:rFonts w:hint="eastAsia"/>
        </w:rPr>
        <w:t>等基础资料</w:t>
      </w:r>
    </w:p>
    <w:p w14:paraId="782F10D6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可生成、填写、修改主题，及每个主题页面的内容</w:t>
      </w:r>
    </w:p>
    <w:p w14:paraId="40A5CE17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可查看各类统计报表（下载量、激活、财务报表）</w:t>
      </w:r>
    </w:p>
    <w:p w14:paraId="33E01502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可手动设定排行榜的应用位置</w:t>
      </w:r>
    </w:p>
    <w:p w14:paraId="3692C099" w14:textId="77777777" w:rsidR="00D47E28" w:rsidRDefault="00D47E28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可手动设定首页“最新推荐”、“最受好评”内容</w:t>
      </w:r>
    </w:p>
    <w:p w14:paraId="36F38360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可更换首页</w:t>
      </w:r>
      <w:r>
        <w:rPr>
          <w:rFonts w:hint="eastAsia"/>
        </w:rPr>
        <w:t>coverflow</w:t>
      </w:r>
    </w:p>
    <w:p w14:paraId="3703D2E4" w14:textId="77777777" w:rsidR="004164B9" w:rsidRDefault="004164B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拥有自动检测插件、病毒、不明支付</w:t>
      </w:r>
      <w:r>
        <w:rPr>
          <w:rFonts w:hint="eastAsia"/>
        </w:rPr>
        <w:t>SDK</w:t>
      </w:r>
      <w:r>
        <w:rPr>
          <w:rFonts w:hint="eastAsia"/>
        </w:rPr>
        <w:t>的功能，上传</w:t>
      </w:r>
      <w:r>
        <w:rPr>
          <w:rFonts w:hint="eastAsia"/>
        </w:rPr>
        <w:t>APK</w:t>
      </w:r>
      <w:r>
        <w:rPr>
          <w:rFonts w:hint="eastAsia"/>
        </w:rPr>
        <w:t>包即可自动检测</w:t>
      </w:r>
    </w:p>
    <w:p w14:paraId="28BE4694" w14:textId="77777777" w:rsidR="00FC5C59" w:rsidRDefault="00FC5C59" w:rsidP="004164B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可审核、拒绝第三方</w:t>
      </w:r>
      <w:r>
        <w:rPr>
          <w:rFonts w:hint="eastAsia"/>
        </w:rPr>
        <w:t>CP</w:t>
      </w:r>
      <w:r>
        <w:rPr>
          <w:rFonts w:hint="eastAsia"/>
        </w:rPr>
        <w:t>上架请求</w:t>
      </w:r>
    </w:p>
    <w:p w14:paraId="26A655C3" w14:textId="77777777" w:rsidR="004164B9" w:rsidRDefault="004164B9" w:rsidP="004164B9">
      <w:pPr>
        <w:pStyle w:val="a3"/>
        <w:ind w:left="360" w:firstLineChars="0" w:firstLine="0"/>
      </w:pPr>
    </w:p>
    <w:p w14:paraId="5634E3F1" w14:textId="77777777" w:rsidR="004164B9" w:rsidRPr="00322EED" w:rsidRDefault="004164B9" w:rsidP="004164B9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322EED">
        <w:rPr>
          <w:rFonts w:hint="eastAsia"/>
          <w:b/>
          <w:sz w:val="22"/>
        </w:rPr>
        <w:t>第三方</w:t>
      </w:r>
      <w:r w:rsidRPr="00322EED">
        <w:rPr>
          <w:rFonts w:hint="eastAsia"/>
          <w:b/>
          <w:sz w:val="22"/>
        </w:rPr>
        <w:t>CP</w:t>
      </w:r>
      <w:r w:rsidRPr="00322EED">
        <w:rPr>
          <w:rFonts w:hint="eastAsia"/>
          <w:b/>
          <w:sz w:val="22"/>
        </w:rPr>
        <w:t>管理后台</w:t>
      </w:r>
    </w:p>
    <w:p w14:paraId="4619870B" w14:textId="77777777" w:rsidR="004164B9" w:rsidRDefault="004164B9" w:rsidP="004164B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可自助上架应用，填写所有必填内容</w:t>
      </w:r>
    </w:p>
    <w:p w14:paraId="5C5E7973" w14:textId="77777777" w:rsidR="004164B9" w:rsidRDefault="004164B9" w:rsidP="004164B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可查看下载量</w:t>
      </w:r>
    </w:p>
    <w:p w14:paraId="2F66236B" w14:textId="77777777" w:rsidR="004164B9" w:rsidRPr="004164B9" w:rsidRDefault="004164B9" w:rsidP="004164B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查看财务报表</w:t>
      </w:r>
    </w:p>
    <w:sectPr w:rsidR="004164B9" w:rsidRPr="004164B9" w:rsidSect="00084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C2357"/>
    <w:multiLevelType w:val="hybridMultilevel"/>
    <w:tmpl w:val="E36EB704"/>
    <w:lvl w:ilvl="0" w:tplc="1638A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1241DD"/>
    <w:multiLevelType w:val="hybridMultilevel"/>
    <w:tmpl w:val="C15C9AEE"/>
    <w:lvl w:ilvl="0" w:tplc="E06C2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607A25"/>
    <w:multiLevelType w:val="hybridMultilevel"/>
    <w:tmpl w:val="BBB0FF64"/>
    <w:lvl w:ilvl="0" w:tplc="95845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C32701"/>
    <w:multiLevelType w:val="hybridMultilevel"/>
    <w:tmpl w:val="ADD65BBA"/>
    <w:lvl w:ilvl="0" w:tplc="26666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CC7308"/>
    <w:multiLevelType w:val="hybridMultilevel"/>
    <w:tmpl w:val="242C130E"/>
    <w:lvl w:ilvl="0" w:tplc="D7C4F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122CC3"/>
    <w:multiLevelType w:val="hybridMultilevel"/>
    <w:tmpl w:val="DAA47BBC"/>
    <w:lvl w:ilvl="0" w:tplc="15DC1E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8B4FB1"/>
    <w:multiLevelType w:val="hybridMultilevel"/>
    <w:tmpl w:val="BE267134"/>
    <w:lvl w:ilvl="0" w:tplc="E8F80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D221B1"/>
    <w:multiLevelType w:val="hybridMultilevel"/>
    <w:tmpl w:val="8162F0D0"/>
    <w:lvl w:ilvl="0" w:tplc="DF4C1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036704"/>
    <w:multiLevelType w:val="hybridMultilevel"/>
    <w:tmpl w:val="6C22DD1C"/>
    <w:lvl w:ilvl="0" w:tplc="B1F6CFF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56031F"/>
    <w:multiLevelType w:val="hybridMultilevel"/>
    <w:tmpl w:val="7F045CFE"/>
    <w:lvl w:ilvl="0" w:tplc="4E0C9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0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44B06"/>
    <w:rsid w:val="00084258"/>
    <w:rsid w:val="00116534"/>
    <w:rsid w:val="001B42AA"/>
    <w:rsid w:val="002041E9"/>
    <w:rsid w:val="00301076"/>
    <w:rsid w:val="003153F8"/>
    <w:rsid w:val="00322EED"/>
    <w:rsid w:val="003454F2"/>
    <w:rsid w:val="003A3634"/>
    <w:rsid w:val="00413D33"/>
    <w:rsid w:val="004164B9"/>
    <w:rsid w:val="004E65A7"/>
    <w:rsid w:val="00524511"/>
    <w:rsid w:val="005919E9"/>
    <w:rsid w:val="005D4C84"/>
    <w:rsid w:val="00616D28"/>
    <w:rsid w:val="00696481"/>
    <w:rsid w:val="006A199A"/>
    <w:rsid w:val="006D09BD"/>
    <w:rsid w:val="007C60F4"/>
    <w:rsid w:val="00934373"/>
    <w:rsid w:val="009507F5"/>
    <w:rsid w:val="00970542"/>
    <w:rsid w:val="009B35AD"/>
    <w:rsid w:val="009C10CF"/>
    <w:rsid w:val="009F1BCB"/>
    <w:rsid w:val="00A447BA"/>
    <w:rsid w:val="00B06B42"/>
    <w:rsid w:val="00B763FA"/>
    <w:rsid w:val="00BF0F53"/>
    <w:rsid w:val="00C44F1A"/>
    <w:rsid w:val="00D43FE1"/>
    <w:rsid w:val="00D47E28"/>
    <w:rsid w:val="00DD5A5B"/>
    <w:rsid w:val="00E44B06"/>
    <w:rsid w:val="00EE048A"/>
    <w:rsid w:val="00F02474"/>
    <w:rsid w:val="00F75A11"/>
    <w:rsid w:val="00FC5C59"/>
    <w:rsid w:val="00FE37EF"/>
    <w:rsid w:val="00FF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DA74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42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5A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B06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DD5A5B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9507F5"/>
    <w:rPr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507F5"/>
    <w:rPr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B06B42"/>
    <w:rPr>
      <w:rFonts w:ascii="Heiti SC Light" w:eastAsia="Heiti SC Light"/>
      <w:sz w:val="24"/>
      <w:szCs w:val="24"/>
    </w:rPr>
  </w:style>
  <w:style w:type="character" w:customStyle="1" w:styleId="a7">
    <w:name w:val="文档结构图 字符"/>
    <w:basedOn w:val="a0"/>
    <w:link w:val="a6"/>
    <w:uiPriority w:val="99"/>
    <w:semiHidden/>
    <w:rsid w:val="00B06B42"/>
    <w:rPr>
      <w:rFonts w:ascii="Heiti SC Light" w:eastAsia="Heiti SC Light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273</Words>
  <Characters>1561</Characters>
  <Application>Microsoft Macintosh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王琰</dc:creator>
  <cp:lastModifiedBy>Yang Tian</cp:lastModifiedBy>
  <cp:revision>24</cp:revision>
  <dcterms:created xsi:type="dcterms:W3CDTF">2015-01-23T07:55:00Z</dcterms:created>
  <dcterms:modified xsi:type="dcterms:W3CDTF">2015-01-26T14:22:00Z</dcterms:modified>
</cp:coreProperties>
</file>